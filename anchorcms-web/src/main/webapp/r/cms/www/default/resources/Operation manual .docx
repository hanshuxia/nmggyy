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  <w:bookmarkStart w:id="0" w:name="_Toc11829"/>
      <w:bookmarkStart w:id="1" w:name="_Toc489544643"/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333333"/>
          <w:sz w:val="48"/>
          <w:szCs w:val="48"/>
        </w:rPr>
        <w:t>大数据与产业深度融合平台</w:t>
      </w:r>
    </w:p>
    <w:p>
      <w:pPr>
        <w:pStyle w:val="14"/>
        <w:spacing w:beforeLines="0" w:afterLines="0" w:line="276" w:lineRule="auto"/>
        <w:rPr>
          <w:rFonts w:asciiTheme="majorEastAsia" w:hAnsiTheme="majorEastAsia" w:eastAsiaTheme="majorEastAsia" w:cstheme="majorEastAsia"/>
          <w:b w:val="0"/>
          <w:bCs w:val="0"/>
          <w:sz w:val="48"/>
          <w:szCs w:val="48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48"/>
          <w:szCs w:val="48"/>
        </w:rPr>
        <w:t>用户操作手册</w:t>
      </w: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</w:rPr>
      </w:pPr>
    </w:p>
    <w:p>
      <w:pPr>
        <w:spacing w:line="276" w:lineRule="auto"/>
        <w:rPr>
          <w:rFonts w:ascii="宋体" w:hAnsi="宋体"/>
          <w:sz w:val="24"/>
        </w:rPr>
      </w:pPr>
    </w:p>
    <w:p>
      <w:pPr>
        <w:spacing w:line="276" w:lineRule="auto"/>
        <w:rPr>
          <w:rFonts w:ascii="宋体" w:hAnsi="宋体"/>
          <w:sz w:val="24"/>
        </w:rPr>
      </w:pPr>
    </w:p>
    <w:p>
      <w:pPr>
        <w:spacing w:line="276" w:lineRule="auto"/>
        <w:rPr>
          <w:rFonts w:ascii="宋体" w:hAnsi="宋体"/>
          <w:sz w:val="24"/>
        </w:rPr>
      </w:pPr>
    </w:p>
    <w:p>
      <w:pPr>
        <w:spacing w:line="276" w:lineRule="auto"/>
        <w:rPr>
          <w:rFonts w:ascii="宋体" w:hAnsi="宋体"/>
          <w:sz w:val="24"/>
        </w:rPr>
      </w:pPr>
    </w:p>
    <w:p>
      <w:pPr>
        <w:spacing w:line="276" w:lineRule="auto"/>
        <w:rPr>
          <w:rFonts w:ascii="宋体" w:hAnsi="宋体"/>
          <w:sz w:val="24"/>
        </w:rPr>
      </w:pPr>
    </w:p>
    <w:p>
      <w:pPr>
        <w:pStyle w:val="15"/>
        <w:spacing w:line="276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文档日期：2018年5月16日</w:t>
      </w:r>
    </w:p>
    <w:p>
      <w:pPr>
        <w:spacing w:line="276" w:lineRule="auto"/>
        <w:rPr>
          <w:rFonts w:ascii="宋体" w:hAnsi="宋体"/>
          <w:sz w:val="24"/>
        </w:rPr>
      </w:pPr>
    </w:p>
    <w:p>
      <w:pPr>
        <w:pStyle w:val="15"/>
        <w:spacing w:line="276" w:lineRule="auto"/>
        <w:ind w:right="31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文档版本：</w:t>
      </w:r>
      <w:bookmarkStart w:id="2" w:name="Version"/>
      <w:r>
        <w:rPr>
          <w:rFonts w:hint="eastAsia" w:ascii="宋体" w:hAnsi="宋体" w:eastAsia="宋体"/>
        </w:rPr>
        <w:t>&lt;V1.0&gt;</w:t>
      </w:r>
      <w:bookmarkEnd w:id="2"/>
    </w:p>
    <w:p>
      <w:pPr>
        <w:widowControl/>
        <w:spacing w:before="100" w:beforeAutospacing="1" w:after="100" w:afterAutospacing="1" w:line="276" w:lineRule="auto"/>
        <w:jc w:val="left"/>
        <w:rPr>
          <w:rFonts w:ascii="宋体" w:hAnsi="宋体" w:cs="宋体"/>
          <w:b/>
          <w:bCs/>
          <w:sz w:val="28"/>
          <w:szCs w:val="28"/>
        </w:rPr>
        <w:sectPr>
          <w:footerReference r:id="rId3" w:type="default"/>
          <w:pgSz w:w="11906" w:h="16838"/>
          <w:pgMar w:top="1440" w:right="1797" w:bottom="1440" w:left="1797" w:header="720" w:footer="720" w:gutter="0"/>
          <w:cols w:space="720" w:num="1"/>
          <w:docGrid w:type="lines" w:linePitch="312" w:charSpace="0"/>
        </w:sectPr>
      </w:pPr>
    </w:p>
    <w:sdt>
      <w:sdtPr>
        <w:rPr>
          <w:rFonts w:ascii="宋体" w:hAnsi="宋体" w:eastAsia="宋体"/>
          <w:b/>
          <w:bCs/>
          <w:sz w:val="21"/>
        </w:rPr>
        <w:id w:val="147457926"/>
        <w:docPartObj>
          <w:docPartGallery w:val="Table of Contents"/>
          <w:docPartUnique/>
        </w:docPartObj>
      </w:sdtPr>
      <w:sdtEnd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560" w:lineRule="exact"/>
            <w:ind w:right="0" w:rightChars="0" w:firstLine="0" w:firstLineChars="0"/>
            <w:jc w:val="center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b/>
              <w:bCs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sz w:val="28"/>
              <w:szCs w:val="28"/>
            </w:rPr>
            <w:t>目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sz w:val="28"/>
              <w:szCs w:val="28"/>
              <w:lang w:val="en-US" w:eastAsia="zh-CN"/>
            </w:rPr>
            <w:t xml:space="preserve">    </w:t>
          </w:r>
          <w:r>
            <w:rPr>
              <w:rFonts w:hint="eastAsia" w:asciiTheme="majorEastAsia" w:hAnsiTheme="majorEastAsia" w:eastAsiaTheme="majorEastAsia" w:cstheme="majorEastAsia"/>
              <w:b/>
              <w:bCs/>
              <w:sz w:val="28"/>
              <w:szCs w:val="28"/>
            </w:rPr>
            <w:t>录</w:t>
          </w:r>
        </w:p>
        <w:p>
          <w:pPr>
            <w:pStyle w:val="16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_Toc24471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30d1f3ff-c057-4f97-acc3-94a77f8be22a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1.1 注册及会员中心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_Toc13399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8410959c-eae6-43c0-b282-725aa0b40b78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1.1.1用户注册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_Toc7617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9e9d71a0-29d9-4bbb-92f9-db1b6fbde870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1.1.2用户登录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4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_Toc15527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84940505-0270-4bee-9eb7-7a66f9c87ff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1.1.3维护企业信息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4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_Toc23541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9cc18dd7-4417-407a-a2ce-b24bce103fca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1.1.4个人信息维护/修改密码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5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_Toc8630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647f739c-a0c4-418d-a1fb-e46d0f2ad8c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1.1.5 站内信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6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6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_Toc24167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bcfe517a-9c2e-4e14-8de8-d68878898c4e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1.2大数据与产业深度融合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6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_Toc21418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3fb04e20-cbe6-4a1f-8be6-bd96db7faa3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1.2.1产业融合企业信息调查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6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_Toc12880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14f70cf2-b473-4629-8dfe-16ab2e811659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1.2.2 新闻动态/政策公告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7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_Toc22973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9ff6fb34-49d8-4d33-99e4-f9f5eae75935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1.2.3企业需求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8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_Toc23878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fe290ad3-f780-44ce-a33a-830746c3e81e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1.发布入口：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8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_Toc22893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52cdcfb2-dff6-4c4c-b5c3-d072b313f4bb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2.发布需求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9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_Toc13347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c5f37be8-cd3d-4197-9816-23ff66832460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3.需求管理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9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_Toc19508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d9c56ef4-3e74-49b0-8bc2-741c851c2f2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4.需求展示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9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_Toc2648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0d9cb237-37e8-433a-b735-bba1399773e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1.2.4企业能力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10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_Toc20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d4c764ff-e1de-4d60-939b-bf1e86009529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1.发布入口：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10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_Toc1232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014b67b0-a1fd-47e8-ab89-db82320f50b3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2.发布能力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_Toc8575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1867e0d5-8c20-4339-811d-683e0929539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3.能力管理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_Toc29884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6680c80c-9079-49de-91cd-c00796ae24a0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4.能力展示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_Toc16725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60a51095-636d-451b-a7fb-45282293546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1.2.5我的对接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12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6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_Toc522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3e6ae540-5239-4a9e-84a6-8a66135752fa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1.3对接流程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12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_Toc8216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e212c99a-c903-429d-b99c-1cbbcaca703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1.3.1需求对接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12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560" w:lineRule="exact"/>
            <w:ind w:right="0" w:rightChars="0" w:firstLine="0" w:firstLineChars="0"/>
            <w:textAlignment w:val="auto"/>
            <w:outlineLvl w:val="9"/>
            <w:rPr>
              <w:sz w:val="28"/>
              <w:szCs w:val="28"/>
            </w:rPr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instrText xml:space="preserve"> HYPERLINK \l _Toc27225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  <w:id w:val="147457926"/>
              <w:placeholder>
                <w:docPart w:val="{bbf207bf-7f7f-4582-b1de-93824fd9d831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8"/>
                  <w:szCs w:val="28"/>
                </w:rPr>
                <w:t>1.3.2能力对接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t>14</w: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</w:rPr>
            <w:fldChar w:fldCharType="end"/>
          </w:r>
        </w:p>
      </w:sdtContent>
    </w:sdt>
    <w:p>
      <w:pPr>
        <w:pStyle w:val="17"/>
        <w:tabs>
          <w:tab w:val="right" w:leader="dot" w:pos="8306"/>
        </w:tabs>
        <w:ind w:left="420"/>
      </w:pPr>
    </w:p>
    <w:p>
      <w:pPr>
        <w:pStyle w:val="17"/>
        <w:tabs>
          <w:tab w:val="right" w:leader="dot" w:pos="8306"/>
        </w:tabs>
        <w:ind w:left="420"/>
      </w:pPr>
    </w:p>
    <w:p>
      <w:pPr>
        <w:pStyle w:val="3"/>
        <w:spacing w:line="276" w:lineRule="auto"/>
        <w:rPr>
          <w:rFonts w:asciiTheme="minorEastAsia" w:hAnsiTheme="minorEastAsia" w:cstheme="minorEastAsia"/>
          <w:sz w:val="32"/>
          <w:szCs w:val="32"/>
        </w:rPr>
      </w:pPr>
      <w:bookmarkStart w:id="3" w:name="_Toc12323"/>
      <w:bookmarkStart w:id="4" w:name="_Toc574"/>
      <w:bookmarkStart w:id="5" w:name="_Toc24471"/>
      <w:r>
        <w:rPr>
          <w:rFonts w:hint="eastAsia" w:asciiTheme="minorEastAsia" w:hAnsiTheme="minorEastAsia" w:cstheme="minorEastAsia"/>
          <w:sz w:val="32"/>
          <w:szCs w:val="32"/>
        </w:rPr>
        <w:t xml:space="preserve">1.1 </w:t>
      </w:r>
      <w:bookmarkEnd w:id="0"/>
      <w:r>
        <w:rPr>
          <w:rFonts w:hint="eastAsia" w:asciiTheme="minorEastAsia" w:hAnsiTheme="minorEastAsia" w:cstheme="minorEastAsia"/>
          <w:sz w:val="32"/>
          <w:szCs w:val="32"/>
        </w:rPr>
        <w:t>注册及会员中心</w:t>
      </w:r>
      <w:bookmarkEnd w:id="1"/>
      <w:bookmarkEnd w:id="3"/>
      <w:bookmarkEnd w:id="4"/>
      <w:bookmarkEnd w:id="5"/>
    </w:p>
    <w:p>
      <w:pPr>
        <w:pStyle w:val="4"/>
        <w:rPr>
          <w:rFonts w:ascii="黑体" w:hAnsi="黑体" w:cs="黑体"/>
        </w:rPr>
      </w:pPr>
      <w:bookmarkStart w:id="6" w:name="_Toc2000"/>
      <w:bookmarkEnd w:id="6"/>
      <w:bookmarkStart w:id="7" w:name="_Toc535"/>
      <w:bookmarkStart w:id="8" w:name="_Toc29128"/>
      <w:bookmarkStart w:id="9" w:name="_Toc489544644"/>
      <w:bookmarkStart w:id="10" w:name="_Toc13399"/>
      <w:r>
        <w:rPr>
          <w:rFonts w:hint="eastAsia" w:ascii="黑体" w:hAnsi="黑体" w:cs="黑体"/>
        </w:rPr>
        <w:t>1.1.1用户注册</w:t>
      </w:r>
      <w:bookmarkEnd w:id="7"/>
      <w:bookmarkEnd w:id="8"/>
      <w:bookmarkEnd w:id="9"/>
      <w:bookmarkEnd w:id="10"/>
    </w:p>
    <w:p>
      <w:pPr>
        <w:spacing w:line="276" w:lineRule="auto"/>
        <w:ind w:firstLine="560" w:firstLineChars="200"/>
        <w:rPr>
          <w:ins w:id="0" w:author="ft" w:date="2018-05-17T11:43:00Z"/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平台网址：</w:t>
      </w:r>
      <w:ins w:id="1" w:author="ft" w:date="2018-05-17T11:42:00Z">
        <w:r>
          <w:rPr>
            <w:rFonts w:hint="eastAsia" w:ascii="仿宋" w:hAnsi="仿宋" w:eastAsia="仿宋" w:cs="仿宋"/>
            <w:sz w:val="28"/>
            <w:szCs w:val="28"/>
          </w:rPr>
          <w:t>www.nmggyy.com/bigdata_page.jspx</w:t>
        </w:r>
      </w:ins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或百度搜索：内蒙古工业云,进入平台选择“大数据与产业融合”</w:t>
      </w:r>
      <w:ins w:id="2" w:author="ft" w:date="2018-05-17T11:43:00Z">
        <w:r>
          <w:rPr>
            <w:rFonts w:hint="eastAsia" w:ascii="仿宋" w:hAnsi="仿宋" w:eastAsia="仿宋" w:cs="仿宋"/>
            <w:sz w:val="28"/>
            <w:szCs w:val="28"/>
          </w:rPr>
          <w:t>，</w:t>
        </w:r>
      </w:ins>
      <w:ins w:id="3" w:author="ft" w:date="2018-05-17T11:43:00Z">
        <w:r>
          <w:rPr>
            <w:rFonts w:ascii="仿宋" w:hAnsi="仿宋" w:eastAsia="仿宋" w:cs="仿宋"/>
            <w:sz w:val="28"/>
            <w:szCs w:val="28"/>
          </w:rPr>
          <w:t xml:space="preserve"> </w:t>
        </w:r>
      </w:ins>
      <w:r>
        <w:rPr>
          <w:rFonts w:hint="eastAsia" w:ascii="仿宋" w:hAnsi="仿宋" w:eastAsia="仿宋" w:cs="仿宋"/>
          <w:sz w:val="28"/>
          <w:szCs w:val="28"/>
        </w:rPr>
        <w:t>点击左上角的</w:t>
      </w:r>
      <w:ins w:id="4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注册</w:t>
      </w:r>
      <w:ins w:id="5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按钮，进入注册界面。</w:t>
      </w:r>
    </w:p>
    <w:p>
      <w:pPr>
        <w:spacing w:line="276" w:lineRule="auto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71770" cy="1796415"/>
            <wp:effectExtent l="0" t="0" r="5080" b="133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通过设置用户名、电子邮箱、密码，即可完成注册。</w:t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其中用户名规定为2-20个字符，中文字符/英文字母/数字。</w:t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539750</wp:posOffset>
            </wp:positionV>
            <wp:extent cx="5262245" cy="3406775"/>
            <wp:effectExtent l="0" t="0" r="14605" b="3175"/>
            <wp:wrapTopAndBottom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0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" w:hAnsi="仿宋" w:eastAsia="仿宋" w:cs="仿宋"/>
          <w:sz w:val="28"/>
          <w:szCs w:val="28"/>
        </w:rPr>
        <w:t>邮箱用于忘记密码时找回密码，请务必填写正确的邮箱地址。</w:t>
      </w:r>
    </w:p>
    <w:p>
      <w:pPr>
        <w:pStyle w:val="4"/>
        <w:rPr>
          <w:rFonts w:ascii="黑体" w:hAnsi="黑体" w:cs="黑体"/>
        </w:rPr>
      </w:pPr>
      <w:bookmarkStart w:id="11" w:name="_Toc29451"/>
      <w:bookmarkEnd w:id="11"/>
      <w:bookmarkStart w:id="12" w:name="_Toc13388"/>
      <w:bookmarkStart w:id="13" w:name="_Toc489544645"/>
      <w:bookmarkStart w:id="14" w:name="_Toc27477"/>
      <w:bookmarkStart w:id="15" w:name="_Toc7617"/>
      <w:r>
        <w:rPr>
          <w:rFonts w:hint="eastAsia" w:ascii="黑体" w:hAnsi="黑体" w:cs="黑体"/>
        </w:rPr>
        <w:t>1.1.2用户登录</w:t>
      </w:r>
      <w:bookmarkEnd w:id="12"/>
      <w:bookmarkEnd w:id="13"/>
      <w:bookmarkEnd w:id="14"/>
      <w:bookmarkEnd w:id="15"/>
    </w:p>
    <w:p>
      <w:pPr>
        <w:spacing w:line="276" w:lineRule="auto"/>
        <w:ind w:left="560" w:hanging="560" w:hanging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4785" cy="2516505"/>
            <wp:effectExtent l="0" t="0" r="12065" b="171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注册完成后，直接跳转登录界面。或点击首页左上角的</w:t>
      </w:r>
      <w:ins w:id="6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登录</w:t>
      </w:r>
      <w:ins w:id="7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按钮，进入登录界面。输入用户名及密码，点击</w:t>
      </w:r>
      <w:ins w:id="8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登录</w:t>
      </w:r>
      <w:ins w:id="9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按钮，即可完成用户登录。</w:t>
      </w:r>
    </w:p>
    <w:p>
      <w:pPr>
        <w:pStyle w:val="4"/>
        <w:rPr>
          <w:rFonts w:ascii="黑体" w:hAnsi="黑体" w:cs="黑体"/>
        </w:rPr>
      </w:pPr>
      <w:bookmarkStart w:id="16" w:name="_Toc10336"/>
      <w:bookmarkEnd w:id="16"/>
      <w:bookmarkStart w:id="17" w:name="_Toc489544646"/>
      <w:bookmarkStart w:id="18" w:name="_Toc13848"/>
      <w:bookmarkStart w:id="19" w:name="_Toc22618"/>
      <w:bookmarkStart w:id="20" w:name="_Toc15527"/>
      <w:r>
        <w:rPr>
          <w:rFonts w:hint="eastAsia" w:ascii="黑体" w:hAnsi="黑体" w:cs="黑体"/>
        </w:rPr>
        <w:t>1.1.3</w:t>
      </w:r>
      <w:bookmarkStart w:id="21" w:name="_Toc17856"/>
      <w:bookmarkEnd w:id="21"/>
      <w:r>
        <w:rPr>
          <w:rFonts w:hint="eastAsia" w:ascii="黑体" w:hAnsi="黑体" w:cs="黑体"/>
        </w:rPr>
        <w:t>维护企业信息</w:t>
      </w:r>
      <w:bookmarkEnd w:id="17"/>
      <w:bookmarkEnd w:id="18"/>
      <w:bookmarkEnd w:id="19"/>
      <w:bookmarkEnd w:id="20"/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用户登录后，可在首页左上角看到注册的账号信息，点击进入下拉菜单，可进入</w:t>
      </w:r>
      <w:ins w:id="10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会员中心</w:t>
      </w:r>
      <w:ins w:id="11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。</w:t>
      </w:r>
    </w:p>
    <w:p>
      <w:pPr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7960" cy="2586355"/>
            <wp:effectExtent l="0" t="0" r="8890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进入</w:t>
      </w:r>
      <w:ins w:id="12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会员中心</w:t>
      </w:r>
      <w:ins w:id="13" w:author="ft" w:date="2018-05-17T14:17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后，可在左侧菜单栏进入</w:t>
      </w:r>
      <w:ins w:id="14" w:author="ft" w:date="2018-05-17T14:18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维护企业信息</w:t>
      </w:r>
      <w:ins w:id="15" w:author="ft" w:date="2018-05-17T14:18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界面。填写企业基本信息提交</w:t>
      </w:r>
      <w:ins w:id="16" w:author="ft" w:date="2018-05-17T11:46:00Z">
        <w:r>
          <w:rPr>
            <w:rFonts w:hint="eastAsia" w:ascii="仿宋" w:hAnsi="仿宋" w:eastAsia="仿宋" w:cs="仿宋"/>
            <w:sz w:val="28"/>
            <w:szCs w:val="28"/>
          </w:rPr>
          <w:t>平台</w:t>
        </w:r>
      </w:ins>
      <w:r>
        <w:rPr>
          <w:rFonts w:hint="eastAsia" w:ascii="仿宋" w:hAnsi="仿宋" w:eastAsia="仿宋" w:cs="仿宋"/>
          <w:sz w:val="28"/>
          <w:szCs w:val="28"/>
        </w:rPr>
        <w:t>审核。</w:t>
      </w:r>
    </w:p>
    <w:p>
      <w:pPr>
        <w:ind w:firstLine="560" w:firstLineChars="20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企业基本信息审核通过后，可填写企业详细信息、企业能力、设备、荣誉、资质相关信息并提交审核，其中标红信息为必填项。</w:t>
      </w:r>
    </w:p>
    <w:p>
      <w:pPr>
        <w:rPr>
          <w:rFonts w:ascii="仿宋" w:hAnsi="仿宋" w:eastAsia="仿宋" w:cs="仿宋"/>
          <w:sz w:val="28"/>
          <w:szCs w:val="28"/>
        </w:rPr>
      </w:pPr>
      <w:r>
        <w:drawing>
          <wp:inline distT="0" distB="0" distL="114300" distR="114300">
            <wp:extent cx="5266055" cy="2455545"/>
            <wp:effectExtent l="0" t="0" r="10795" b="190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 w:firstLineChars="200"/>
        <w:jc w:val="left"/>
        <w:rPr>
          <w:rFonts w:ascii="仿宋" w:hAnsi="仿宋" w:eastAsia="仿宋" w:cs="仿宋"/>
          <w:b/>
          <w:sz w:val="24"/>
        </w:rPr>
      </w:pPr>
      <w:r>
        <w:rPr>
          <w:rFonts w:hint="eastAsia" w:ascii="仿宋" w:hAnsi="仿宋" w:eastAsia="仿宋" w:cs="仿宋"/>
          <w:b/>
          <w:sz w:val="24"/>
        </w:rPr>
        <w:t>注：通过企业基本信息审核后，企业方可在平台各版块发布需求</w:t>
      </w:r>
      <w:ins w:id="17" w:author="ft" w:date="2018-05-17T11:46:00Z">
        <w:r>
          <w:rPr>
            <w:rFonts w:hint="eastAsia" w:ascii="仿宋" w:hAnsi="仿宋" w:eastAsia="仿宋" w:cs="仿宋"/>
            <w:b/>
            <w:sz w:val="24"/>
          </w:rPr>
          <w:t>/</w:t>
        </w:r>
      </w:ins>
      <w:r>
        <w:rPr>
          <w:rFonts w:hint="eastAsia" w:ascii="仿宋" w:hAnsi="仿宋" w:eastAsia="仿宋" w:cs="仿宋"/>
          <w:b/>
          <w:sz w:val="24"/>
        </w:rPr>
        <w:t>能力信息。</w:t>
      </w:r>
    </w:p>
    <w:p>
      <w:pPr>
        <w:pStyle w:val="4"/>
        <w:rPr>
          <w:rFonts w:ascii="黑体" w:hAnsi="黑体" w:cs="黑体"/>
        </w:rPr>
      </w:pPr>
      <w:bookmarkStart w:id="22" w:name="_Toc16575"/>
      <w:bookmarkStart w:id="23" w:name="_Toc489544647"/>
      <w:bookmarkStart w:id="24" w:name="_Toc31576"/>
      <w:bookmarkStart w:id="25" w:name="_Toc23541"/>
      <w:r>
        <w:rPr>
          <w:rFonts w:hint="eastAsia" w:ascii="黑体" w:hAnsi="黑体" w:cs="黑体"/>
        </w:rPr>
        <w:t>1.1.4个人信息维护/修改密码</w:t>
      </w:r>
      <w:bookmarkEnd w:id="22"/>
      <w:bookmarkEnd w:id="23"/>
      <w:bookmarkEnd w:id="24"/>
      <w:bookmarkEnd w:id="25"/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会员中心除维护企业信息外，还可以在</w:t>
      </w:r>
      <w:ins w:id="18" w:author="ft" w:date="2018-05-17T14:18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个人信息维护</w:t>
      </w:r>
      <w:ins w:id="19" w:author="ft" w:date="2018-05-17T14:18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中维护账号使用者的个人信息，无需管理员审核。</w:t>
      </w:r>
    </w:p>
    <w:p>
      <w:pPr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2880" cy="2724150"/>
            <wp:effectExtent l="0" t="0" r="1397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可在会员中心—个人信息维护—修改密码</w:t>
      </w:r>
      <w:ins w:id="20" w:author="ft" w:date="2018-05-17T11:48:00Z">
        <w:r>
          <w:rPr>
            <w:rFonts w:hint="eastAsia" w:ascii="仿宋" w:hAnsi="仿宋" w:eastAsia="仿宋" w:cs="仿宋"/>
            <w:sz w:val="28"/>
            <w:szCs w:val="28"/>
          </w:rPr>
          <w:t>中</w:t>
        </w:r>
      </w:ins>
      <w:r>
        <w:rPr>
          <w:rFonts w:hint="eastAsia" w:ascii="仿宋" w:hAnsi="仿宋" w:eastAsia="仿宋" w:cs="仿宋"/>
          <w:sz w:val="28"/>
          <w:szCs w:val="28"/>
        </w:rPr>
        <w:t>对账号密码进行</w:t>
      </w:r>
      <w:ins w:id="21" w:author="ft" w:date="2018-05-17T11:48:00Z">
        <w:r>
          <w:rPr>
            <w:rFonts w:hint="eastAsia" w:ascii="仿宋" w:hAnsi="仿宋" w:eastAsia="仿宋" w:cs="仿宋"/>
            <w:sz w:val="28"/>
            <w:szCs w:val="28"/>
          </w:rPr>
          <w:t>修改</w:t>
        </w:r>
      </w:ins>
      <w:r>
        <w:rPr>
          <w:rFonts w:hint="eastAsia" w:ascii="仿宋" w:hAnsi="仿宋" w:eastAsia="仿宋" w:cs="仿宋"/>
          <w:sz w:val="28"/>
          <w:szCs w:val="28"/>
        </w:rPr>
        <w:t>。</w:t>
      </w:r>
    </w:p>
    <w:p>
      <w:pPr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74310" cy="2691765"/>
            <wp:effectExtent l="0" t="0" r="2540" b="1333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 w:hAnsi="黑体" w:cs="黑体"/>
        </w:rPr>
      </w:pPr>
      <w:bookmarkStart w:id="26" w:name="_Toc489544650"/>
      <w:bookmarkStart w:id="27" w:name="_Toc15396"/>
      <w:bookmarkStart w:id="28" w:name="_Toc6049"/>
      <w:bookmarkStart w:id="29" w:name="_Toc8630"/>
      <w:r>
        <w:rPr>
          <w:rFonts w:hint="eastAsia" w:ascii="黑体" w:hAnsi="黑体" w:cs="黑体"/>
        </w:rPr>
        <w:t>1.1.5 站内信</w:t>
      </w:r>
      <w:bookmarkEnd w:id="26"/>
      <w:bookmarkEnd w:id="27"/>
      <w:bookmarkEnd w:id="28"/>
      <w:bookmarkEnd w:id="29"/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可在站内信模块查看/发送</w:t>
      </w:r>
      <w:ins w:id="22" w:author="ft" w:date="2018-05-17T11:49:00Z">
        <w:r>
          <w:rPr>
            <w:rFonts w:hint="eastAsia" w:ascii="仿宋" w:hAnsi="仿宋" w:eastAsia="仿宋" w:cs="仿宋"/>
            <w:sz w:val="28"/>
            <w:szCs w:val="28"/>
          </w:rPr>
          <w:t>/接</w:t>
        </w:r>
      </w:ins>
      <w:r>
        <w:rPr>
          <w:rFonts w:hint="eastAsia" w:ascii="仿宋" w:hAnsi="仿宋" w:eastAsia="仿宋" w:cs="仿宋"/>
          <w:sz w:val="28"/>
          <w:szCs w:val="28"/>
        </w:rPr>
        <w:t>收站内信。</w:t>
      </w:r>
    </w:p>
    <w:p>
      <w:pPr>
        <w:jc w:val="center"/>
        <w:rPr>
          <w:rFonts w:ascii="仿宋" w:hAnsi="仿宋" w:eastAsia="仿宋" w:cs="仿宋"/>
          <w:sz w:val="28"/>
          <w:szCs w:val="28"/>
        </w:rPr>
      </w:pPr>
      <w:ins w:id="23" w:author="矛盾几何体" w:date="2018-05-17T14:51:23Z">
        <w:r>
          <w:rPr/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31115</wp:posOffset>
              </wp:positionV>
              <wp:extent cx="5271135" cy="1473835"/>
              <wp:effectExtent l="0" t="0" r="5715" b="12065"/>
              <wp:wrapTopAndBottom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图片 1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135" cy="147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p>
      <w:pPr>
        <w:pStyle w:val="3"/>
        <w:spacing w:line="276" w:lineRule="auto"/>
        <w:rPr>
          <w:rFonts w:asciiTheme="minorEastAsia" w:hAnsiTheme="minorEastAsia" w:cstheme="minorEastAsia"/>
          <w:sz w:val="32"/>
          <w:szCs w:val="32"/>
        </w:rPr>
      </w:pPr>
      <w:bookmarkStart w:id="30" w:name="_Toc23257"/>
      <w:bookmarkStart w:id="31" w:name="_Toc9065"/>
      <w:bookmarkStart w:id="32" w:name="_Toc24167"/>
      <w:r>
        <w:rPr>
          <w:rFonts w:hint="eastAsia" w:asciiTheme="minorEastAsia" w:hAnsiTheme="minorEastAsia" w:cstheme="minorEastAsia"/>
          <w:sz w:val="32"/>
          <w:szCs w:val="32"/>
        </w:rPr>
        <w:t>1.2大数据与产业深度融合</w:t>
      </w:r>
      <w:bookmarkEnd w:id="30"/>
      <w:bookmarkEnd w:id="31"/>
      <w:bookmarkEnd w:id="32"/>
    </w:p>
    <w:p>
      <w:pPr>
        <w:pStyle w:val="4"/>
        <w:rPr>
          <w:rFonts w:ascii="黑体" w:hAnsi="黑体" w:cs="黑体"/>
        </w:rPr>
      </w:pPr>
      <w:bookmarkStart w:id="33" w:name="_Toc15277"/>
      <w:bookmarkStart w:id="34" w:name="_Toc29797"/>
      <w:bookmarkStart w:id="35" w:name="_Toc21418"/>
      <w:r>
        <w:rPr>
          <w:rFonts w:hint="eastAsia" w:ascii="黑体" w:hAnsi="黑体" w:cs="黑体"/>
        </w:rPr>
        <w:t>1.2.1产业融合企业信息调查</w:t>
      </w:r>
      <w:bookmarkEnd w:id="33"/>
      <w:bookmarkEnd w:id="34"/>
      <w:bookmarkEnd w:id="35"/>
    </w:p>
    <w:p>
      <w:pPr>
        <w:spacing w:line="276" w:lineRule="auto"/>
        <w:ind w:firstLine="560" w:firstLineChars="20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平台在大数据与产业深度融合版块首页设置入口，用户点击相应入口并填写调查信息</w:t>
      </w:r>
      <w:ins w:id="25" w:author="ft" w:date="2018-05-17T11:50:00Z">
        <w:r>
          <w:rPr>
            <w:rFonts w:hint="eastAsia" w:ascii="仿宋" w:hAnsi="仿宋" w:eastAsia="仿宋" w:cs="仿宋"/>
            <w:sz w:val="28"/>
            <w:szCs w:val="28"/>
          </w:rPr>
          <w:t>（</w:t>
        </w:r>
      </w:ins>
      <w:r>
        <w:rPr>
          <w:rFonts w:hint="eastAsia" w:ascii="仿宋" w:hAnsi="仿宋" w:eastAsia="仿宋" w:cs="仿宋"/>
          <w:sz w:val="28"/>
          <w:szCs w:val="28"/>
        </w:rPr>
        <w:t>包含企业需求信息调查和企业能力信息调查</w:t>
      </w:r>
      <w:ins w:id="26" w:author="ft" w:date="2018-05-17T11:50:00Z">
        <w:r>
          <w:rPr>
            <w:rFonts w:hint="eastAsia" w:ascii="仿宋" w:hAnsi="仿宋" w:eastAsia="仿宋" w:cs="仿宋"/>
            <w:sz w:val="28"/>
            <w:szCs w:val="28"/>
          </w:rPr>
          <w:t>）</w:t>
        </w:r>
      </w:ins>
      <w:r>
        <w:rPr>
          <w:rFonts w:hint="eastAsia" w:ascii="仿宋" w:hAnsi="仿宋" w:eastAsia="仿宋" w:cs="仿宋"/>
          <w:sz w:val="28"/>
          <w:szCs w:val="28"/>
        </w:rPr>
        <w:t>，提交至云平台系统。</w:t>
      </w:r>
    </w:p>
    <w:p>
      <w:pPr>
        <w:spacing w:line="276" w:lineRule="auto"/>
        <w:jc w:val="left"/>
        <w:rPr>
          <w:rFonts w:ascii="仿宋" w:hAnsi="仿宋" w:eastAsia="仿宋" w:cs="仿宋"/>
          <w:sz w:val="28"/>
          <w:szCs w:val="28"/>
        </w:rPr>
      </w:pPr>
      <w:r>
        <w:drawing>
          <wp:inline distT="0" distB="0" distL="114300" distR="114300">
            <wp:extent cx="5268595" cy="1325880"/>
            <wp:effectExtent l="0" t="0" r="8255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黑体" w:hAnsi="黑体" w:cs="黑体"/>
        </w:rPr>
      </w:pPr>
      <w:bookmarkStart w:id="36" w:name="_Toc14678"/>
      <w:bookmarkStart w:id="37" w:name="_Toc12880"/>
      <w:bookmarkStart w:id="38" w:name="_Toc15319"/>
      <w:r>
        <w:rPr>
          <w:rFonts w:hint="eastAsia" w:ascii="黑体" w:hAnsi="黑体" w:cs="黑体"/>
        </w:rPr>
        <w:t>1.2.2 新闻动态/政策公告</w:t>
      </w:r>
      <w:bookmarkEnd w:id="36"/>
      <w:bookmarkEnd w:id="37"/>
    </w:p>
    <w:p>
      <w:pPr>
        <w:spacing w:line="276" w:lineRule="auto"/>
        <w:ind w:firstLine="56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用户可通过导航栏-新闻动态/政策公告进入内容列表。也可以在首页新闻动态/政策公告展示区点击</w:t>
      </w:r>
      <w:ins w:id="27" w:author="ft" w:date="2018-05-17T14:01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更多</w:t>
      </w:r>
      <w:ins w:id="28" w:author="ft" w:date="2018-05-17T14:01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进入内容列表。</w:t>
      </w:r>
    </w:p>
    <w:p>
      <w:pPr>
        <w:spacing w:line="276" w:lineRule="auto"/>
        <w:jc w:val="left"/>
      </w:pPr>
      <w:r>
        <w:drawing>
          <wp:inline distT="0" distB="0" distL="114300" distR="114300">
            <wp:extent cx="5190490" cy="1447800"/>
            <wp:effectExtent l="0" t="0" r="1016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left"/>
        <w:rPr>
          <w:rFonts w:ascii="仿宋" w:hAnsi="仿宋" w:eastAsia="仿宋" w:cs="仿宋"/>
          <w:sz w:val="28"/>
          <w:szCs w:val="28"/>
        </w:rPr>
      </w:pPr>
      <w:r>
        <w:drawing>
          <wp:inline distT="0" distB="0" distL="114300" distR="114300">
            <wp:extent cx="5267960" cy="1394460"/>
            <wp:effectExtent l="0" t="0" r="8890" b="1524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560" w:firstLineChars="20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用户可点击首页新闻动态/政策公告展示区的标题进入新闻动态/政策公告详情页，或在列表页点击标题进入详情页。如图：</w:t>
      </w:r>
    </w:p>
    <w:p>
      <w:r>
        <w:drawing>
          <wp:inline distT="0" distB="0" distL="114300" distR="114300">
            <wp:extent cx="5266055" cy="3580130"/>
            <wp:effectExtent l="0" t="0" r="10795" b="127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黑体" w:hAnsi="黑体" w:cs="黑体"/>
        </w:rPr>
      </w:pPr>
      <w:bookmarkStart w:id="39" w:name="_Toc6898"/>
      <w:bookmarkStart w:id="40" w:name="_Toc22973"/>
      <w:r>
        <w:rPr>
          <w:rFonts w:hint="eastAsia" w:ascii="黑体" w:hAnsi="黑体" w:cs="黑体"/>
        </w:rPr>
        <w:t>1.2.3企业需求</w:t>
      </w:r>
      <w:bookmarkEnd w:id="38"/>
      <w:bookmarkEnd w:id="39"/>
      <w:bookmarkEnd w:id="40"/>
    </w:p>
    <w:p>
      <w:pPr>
        <w:ind w:firstLine="420"/>
        <w:rPr>
          <w:rFonts w:ascii="仿宋" w:hAnsi="仿宋" w:eastAsia="仿宋" w:cs="仿宋"/>
          <w:sz w:val="28"/>
          <w:szCs w:val="28"/>
        </w:rPr>
      </w:pPr>
      <w:bookmarkStart w:id="41" w:name="_Toc7303"/>
      <w:bookmarkStart w:id="42" w:name="_Toc23878"/>
      <w:r>
        <w:rPr>
          <w:rFonts w:hint="eastAsia" w:ascii="仿宋" w:hAnsi="仿宋" w:eastAsia="仿宋" w:cs="仿宋"/>
          <w:sz w:val="28"/>
          <w:szCs w:val="28"/>
        </w:rPr>
        <w:t>1.发布入口：</w:t>
      </w:r>
      <w:bookmarkEnd w:id="41"/>
      <w:bookmarkEnd w:id="42"/>
    </w:p>
    <w:p>
      <w:pPr>
        <w:ind w:firstLine="280" w:firstLineChars="100"/>
        <w:rPr>
          <w:rFonts w:ascii="仿宋" w:hAnsi="仿宋" w:eastAsia="仿宋" w:cs="仿宋"/>
          <w:sz w:val="28"/>
          <w:szCs w:val="28"/>
        </w:rPr>
      </w:pPr>
      <w:bookmarkStart w:id="43" w:name="_Toc12338"/>
      <w:r>
        <w:rPr>
          <w:rFonts w:hint="eastAsia" w:ascii="仿宋" w:hAnsi="仿宋" w:eastAsia="仿宋" w:cs="仿宋"/>
          <w:sz w:val="28"/>
          <w:szCs w:val="28"/>
        </w:rPr>
        <w:t>（1）前台入口</w:t>
      </w:r>
      <w:bookmarkEnd w:id="43"/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通过首页导航栏选择“企业需求”或在首页</w:t>
      </w:r>
      <w:ins w:id="29" w:author="ft" w:date="2018-05-17T11:5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需求池</w:t>
      </w:r>
      <w:ins w:id="30" w:author="ft" w:date="2018-05-17T11:5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点击</w:t>
      </w:r>
      <w:ins w:id="31" w:author="ft" w:date="2018-05-17T11:5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更多</w:t>
      </w:r>
      <w:ins w:id="32" w:author="ft" w:date="2018-05-17T11:5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，进入企业需求版块。</w:t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6055" cy="2117090"/>
            <wp:effectExtent l="0" t="0" r="10795" b="165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5420" cy="1116330"/>
            <wp:effectExtent l="0" t="0" r="11430" b="762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在“企业需求”版块右上角点击“发布需求”</w:t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73675" cy="812165"/>
            <wp:effectExtent l="0" t="0" r="317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进入需求发布界面后，根据系统要求填写</w:t>
      </w:r>
      <w:ins w:id="33" w:author="ft" w:date="2018-05-17T14:01:00Z">
        <w:r>
          <w:rPr>
            <w:rFonts w:hint="eastAsia" w:ascii="仿宋" w:hAnsi="仿宋" w:eastAsia="仿宋" w:cs="仿宋"/>
            <w:sz w:val="28"/>
            <w:szCs w:val="28"/>
          </w:rPr>
          <w:t>产业融合</w:t>
        </w:r>
      </w:ins>
      <w:r>
        <w:rPr>
          <w:rFonts w:hint="eastAsia" w:ascii="仿宋" w:hAnsi="仿宋" w:eastAsia="仿宋" w:cs="仿宋"/>
          <w:sz w:val="28"/>
          <w:szCs w:val="28"/>
        </w:rPr>
        <w:t>需求信息，标红色星号的为必填项。填写完成后可点击</w:t>
      </w:r>
      <w:ins w:id="34" w:author="ft" w:date="2018-05-17T14:03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确认发布</w:t>
      </w:r>
      <w:ins w:id="35" w:author="ft" w:date="2018-05-17T14:03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或</w:t>
      </w:r>
      <w:ins w:id="36" w:author="ft" w:date="2018-05-17T14:03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保存到草稿</w:t>
      </w:r>
      <w:ins w:id="37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。</w:t>
      </w:r>
      <w:bookmarkStart w:id="44" w:name="_Toc7742"/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（2）后台入口</w:t>
      </w:r>
      <w:bookmarkEnd w:id="44"/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登陆账号后，点“会员中心”进入后台，点击</w:t>
      </w:r>
      <w:ins w:id="38" w:author="ft" w:date="2018-05-17T14:0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发布需求</w:t>
      </w:r>
      <w:ins w:id="39" w:author="ft" w:date="2018-05-17T14:0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，填写相关内容并点击</w:t>
      </w:r>
      <w:ins w:id="40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确认发布</w:t>
      </w:r>
      <w:ins w:id="41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或</w:t>
      </w:r>
      <w:ins w:id="42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保存到草稿</w:t>
      </w:r>
      <w:ins w:id="43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。如图所示：</w:t>
      </w:r>
    </w:p>
    <w:p>
      <w:pPr>
        <w:spacing w:line="276" w:lineRule="auto"/>
        <w:ind w:firstLine="42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70500" cy="1569085"/>
            <wp:effectExtent l="0" t="0" r="6350" b="1206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3515" cy="2103755"/>
            <wp:effectExtent l="0" t="0" r="13335" b="1079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bookmarkStart w:id="45" w:name="_Toc16894"/>
      <w:bookmarkStart w:id="46" w:name="_Toc22893"/>
      <w:bookmarkStart w:id="47" w:name="_Toc12596"/>
      <w:r>
        <w:rPr>
          <w:rFonts w:hint="eastAsia" w:ascii="仿宋" w:hAnsi="仿宋" w:eastAsia="仿宋" w:cs="仿宋"/>
          <w:sz w:val="28"/>
          <w:szCs w:val="28"/>
        </w:rPr>
        <w:t>2.发布需求</w:t>
      </w:r>
      <w:bookmarkEnd w:id="45"/>
      <w:bookmarkEnd w:id="46"/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进入需求发布界面后，根据系统要求填写需求信息，并选择准确的联系人信息。标红色星号的为必填项。填写完成后可点击</w:t>
      </w:r>
      <w:ins w:id="44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确认发布</w:t>
      </w:r>
      <w:ins w:id="45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或</w:t>
      </w:r>
      <w:ins w:id="46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保存到草稿</w:t>
      </w:r>
      <w:ins w:id="47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。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bookmarkStart w:id="48" w:name="_Toc15013"/>
      <w:bookmarkStart w:id="49" w:name="_Toc13347"/>
      <w:r>
        <w:rPr>
          <w:rFonts w:hint="eastAsia" w:ascii="仿宋" w:hAnsi="仿宋" w:eastAsia="仿宋" w:cs="仿宋"/>
          <w:sz w:val="28"/>
          <w:szCs w:val="28"/>
        </w:rPr>
        <w:t>3.需求管理</w:t>
      </w:r>
      <w:bookmarkEnd w:id="47"/>
      <w:bookmarkEnd w:id="48"/>
      <w:bookmarkEnd w:id="49"/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</w:t>
      </w:r>
      <w:ins w:id="48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我的需求</w:t>
      </w:r>
      <w:ins w:id="49" w:author="ft" w:date="2018-05-17T14:04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模块</w:t>
      </w:r>
      <w:bookmarkStart w:id="73" w:name="_GoBack"/>
      <w:bookmarkEnd w:id="73"/>
      <w:r>
        <w:rPr>
          <w:rFonts w:hint="eastAsia" w:ascii="仿宋" w:hAnsi="仿宋" w:eastAsia="仿宋" w:cs="仿宋"/>
          <w:sz w:val="28"/>
          <w:szCs w:val="28"/>
        </w:rPr>
        <w:t>查看所发布的</w:t>
      </w:r>
      <w:ins w:id="50" w:author="矛盾几何体" w:date="2018-05-17T16:39:29Z">
        <w:r>
          <w:rPr>
            <w:rFonts w:hint="eastAsia" w:ascii="仿宋" w:hAnsi="仿宋" w:eastAsia="仿宋" w:cs="仿宋"/>
            <w:sz w:val="28"/>
            <w:szCs w:val="28"/>
            <w:lang w:val="en-US" w:eastAsia="zh-CN"/>
          </w:rPr>
          <w:t>全部</w:t>
        </w:r>
      </w:ins>
      <w:r>
        <w:rPr>
          <w:rFonts w:hint="eastAsia" w:ascii="仿宋" w:hAnsi="仿宋" w:eastAsia="仿宋" w:cs="仿宋"/>
          <w:sz w:val="28"/>
          <w:szCs w:val="28"/>
        </w:rPr>
        <w:t xml:space="preserve">需求，根据需求所处状态分为被驳回、草稿、待审批、询价中四个状态。 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</w:t>
      </w:r>
      <w:ins w:id="51" w:author="ft" w:date="2018-05-17T14:05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对接的需求</w:t>
      </w:r>
      <w:ins w:id="52" w:author="ft" w:date="2018-05-17T14:05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中可以查看</w:t>
      </w:r>
      <w:ins w:id="53" w:author="ft" w:date="2018-05-17T14:07:00Z">
        <w:r>
          <w:rPr>
            <w:rFonts w:hint="eastAsia" w:ascii="仿宋" w:hAnsi="仿宋" w:eastAsia="仿宋" w:cs="仿宋"/>
            <w:sz w:val="28"/>
            <w:szCs w:val="28"/>
          </w:rPr>
          <w:t>所发布需求的对接情况</w:t>
        </w:r>
      </w:ins>
      <w:r>
        <w:rPr>
          <w:rFonts w:hint="eastAsia" w:ascii="仿宋" w:hAnsi="仿宋" w:eastAsia="仿宋" w:cs="仿宋"/>
          <w:sz w:val="28"/>
          <w:szCs w:val="28"/>
        </w:rPr>
        <w:t xml:space="preserve">，并分为对接中、合作中、被拒绝、待确认、完成对接五个状态。 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</w:t>
      </w:r>
      <w:ins w:id="54" w:author="ft" w:date="2018-05-17T14:05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我的对接</w:t>
      </w:r>
      <w:ins w:id="55" w:author="ft" w:date="2018-05-17T14:05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 xml:space="preserve">中可以查看企业主动对接状态的需求，并分为对接中、合作中、被拒绝、待确认、完成对接五个状态。 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bookmarkStart w:id="50" w:name="_Toc7800"/>
      <w:bookmarkStart w:id="51" w:name="_Toc19508"/>
      <w:r>
        <w:rPr>
          <w:rFonts w:hint="eastAsia" w:ascii="仿宋" w:hAnsi="仿宋" w:eastAsia="仿宋" w:cs="仿宋"/>
          <w:sz w:val="28"/>
          <w:szCs w:val="28"/>
        </w:rPr>
        <w:t>4.需求展示</w:t>
      </w:r>
      <w:bookmarkEnd w:id="50"/>
      <w:bookmarkEnd w:id="51"/>
    </w:p>
    <w:p>
      <w:pPr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 xml:space="preserve">    需求发布后会在需求池展示，企业可点击标题进入详情页查看详细内容及联系方式。</w:t>
      </w:r>
    </w:p>
    <w:p>
      <w:pPr>
        <w:pStyle w:val="4"/>
        <w:rPr>
          <w:rFonts w:ascii="黑体" w:hAnsi="黑体" w:cs="黑体"/>
        </w:rPr>
      </w:pPr>
      <w:bookmarkStart w:id="52" w:name="_Toc26037"/>
      <w:bookmarkStart w:id="53" w:name="_Toc11992"/>
      <w:bookmarkStart w:id="54" w:name="_Toc2648"/>
      <w:r>
        <w:rPr>
          <w:rFonts w:hint="eastAsia" w:ascii="黑体" w:hAnsi="黑体" w:cs="黑体"/>
        </w:rPr>
        <w:t>1.2.4企业能力</w:t>
      </w:r>
      <w:bookmarkEnd w:id="52"/>
      <w:bookmarkEnd w:id="53"/>
      <w:bookmarkEnd w:id="54"/>
    </w:p>
    <w:p>
      <w:pPr>
        <w:ind w:firstLine="420"/>
        <w:rPr>
          <w:rFonts w:ascii="仿宋" w:hAnsi="仿宋" w:eastAsia="仿宋" w:cs="仿宋"/>
          <w:sz w:val="28"/>
          <w:szCs w:val="28"/>
        </w:rPr>
      </w:pPr>
      <w:bookmarkStart w:id="55" w:name="_Toc6812"/>
      <w:bookmarkStart w:id="56" w:name="_Toc20"/>
      <w:r>
        <w:rPr>
          <w:rFonts w:hint="eastAsia" w:ascii="仿宋" w:hAnsi="仿宋" w:eastAsia="仿宋" w:cs="仿宋"/>
          <w:sz w:val="28"/>
          <w:szCs w:val="28"/>
        </w:rPr>
        <w:t>1.发布入口：</w:t>
      </w:r>
      <w:bookmarkEnd w:id="55"/>
      <w:bookmarkEnd w:id="56"/>
    </w:p>
    <w:p>
      <w:pPr>
        <w:ind w:firstLine="280" w:firstLineChars="100"/>
        <w:rPr>
          <w:rFonts w:ascii="仿宋" w:hAnsi="仿宋" w:eastAsia="仿宋" w:cs="仿宋"/>
          <w:sz w:val="28"/>
          <w:szCs w:val="28"/>
        </w:rPr>
      </w:pPr>
      <w:bookmarkStart w:id="57" w:name="_Toc12790"/>
      <w:r>
        <w:rPr>
          <w:rFonts w:hint="eastAsia" w:ascii="仿宋" w:hAnsi="仿宋" w:eastAsia="仿宋" w:cs="仿宋"/>
          <w:sz w:val="28"/>
          <w:szCs w:val="28"/>
        </w:rPr>
        <w:t>（1）前台入口</w:t>
      </w:r>
      <w:bookmarkEnd w:id="57"/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通过首页导航栏选择“企业能力”或在首页需求池点击</w:t>
      </w:r>
      <w:ins w:id="56" w:author="ft" w:date="2018-05-17T14:09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更多</w:t>
      </w:r>
      <w:ins w:id="57" w:author="ft" w:date="2018-05-17T14:09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，进入企业需求版块。</w:t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6690" cy="1368425"/>
            <wp:effectExtent l="0" t="0" r="10160" b="3175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在“能力池”版块右上角点击“发布需求”</w:t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7325" cy="1329690"/>
            <wp:effectExtent l="0" t="0" r="9525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在“企业能力”版块右上角点击“发布能力”</w:t>
      </w:r>
    </w:p>
    <w:p>
      <w:pPr>
        <w:ind w:firstLine="42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8595" cy="1609090"/>
            <wp:effectExtent l="0" t="0" r="8255" b="1016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  <w:rPr>
          <w:rFonts w:ascii="仿宋" w:hAnsi="仿宋" w:eastAsia="仿宋" w:cs="仿宋"/>
          <w:sz w:val="28"/>
          <w:szCs w:val="28"/>
        </w:rPr>
      </w:pPr>
      <w:bookmarkStart w:id="58" w:name="_Toc14868"/>
      <w:r>
        <w:rPr>
          <w:rFonts w:hint="eastAsia" w:ascii="仿宋" w:hAnsi="仿宋" w:eastAsia="仿宋" w:cs="仿宋"/>
          <w:sz w:val="28"/>
          <w:szCs w:val="28"/>
        </w:rPr>
        <w:t>（2）后台入口</w:t>
      </w:r>
      <w:bookmarkEnd w:id="58"/>
    </w:p>
    <w:p>
      <w:pPr>
        <w:spacing w:line="276" w:lineRule="auto"/>
        <w:ind w:firstLine="42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登陆账号后，点“会员中心”进入后台，点击</w:t>
      </w:r>
      <w:ins w:id="58" w:author="ft" w:date="2018-05-17T14:11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发布能力</w:t>
      </w:r>
      <w:ins w:id="59" w:author="ft" w:date="2018-05-17T14:11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，填写相关内容。如图所示：</w:t>
      </w:r>
    </w:p>
    <w:p>
      <w:pPr>
        <w:spacing w:line="276" w:lineRule="auto"/>
        <w:ind w:firstLine="42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70500" cy="1569085"/>
            <wp:effectExtent l="0" t="0" r="6350" b="1206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/>
        <w:jc w:val="left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263515" cy="1271270"/>
            <wp:effectExtent l="0" t="0" r="13335" b="508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bookmarkStart w:id="59" w:name="_Toc20310"/>
      <w:bookmarkStart w:id="60" w:name="_Toc7301"/>
      <w:bookmarkStart w:id="61" w:name="_Toc1232"/>
      <w:r>
        <w:rPr>
          <w:rFonts w:hint="eastAsia" w:ascii="仿宋" w:hAnsi="仿宋" w:eastAsia="仿宋" w:cs="仿宋"/>
          <w:sz w:val="28"/>
          <w:szCs w:val="28"/>
        </w:rPr>
        <w:t>2.发布能力</w:t>
      </w:r>
      <w:bookmarkEnd w:id="59"/>
      <w:bookmarkEnd w:id="60"/>
      <w:bookmarkEnd w:id="61"/>
    </w:p>
    <w:p>
      <w:pPr>
        <w:spacing w:line="276" w:lineRule="auto"/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进入能力发布界面后，根据系统要求服务能力信息，并选择准确的联系人信息。标红色星号的为必填项。填写完成后可点击</w:t>
      </w:r>
      <w:ins w:id="60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确认发布</w:t>
      </w:r>
      <w:ins w:id="61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或</w:t>
      </w:r>
      <w:ins w:id="62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保存到草稿</w:t>
      </w:r>
      <w:ins w:id="63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。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bookmarkStart w:id="62" w:name="_Toc7435"/>
      <w:bookmarkStart w:id="63" w:name="_Toc128"/>
      <w:bookmarkStart w:id="64" w:name="_Toc8575"/>
      <w:r>
        <w:rPr>
          <w:rFonts w:hint="eastAsia" w:ascii="仿宋" w:hAnsi="仿宋" w:eastAsia="仿宋" w:cs="仿宋"/>
          <w:sz w:val="28"/>
          <w:szCs w:val="28"/>
        </w:rPr>
        <w:t>3.能力管理</w:t>
      </w:r>
      <w:bookmarkEnd w:id="62"/>
      <w:bookmarkEnd w:id="63"/>
      <w:bookmarkEnd w:id="64"/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</w:t>
      </w:r>
      <w:ins w:id="64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我的能力</w:t>
      </w:r>
      <w:ins w:id="65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>模块查看所发布的</w:t>
      </w:r>
      <w:ins w:id="66" w:author="矛盾几何体" w:date="2018-05-17T16:39:37Z">
        <w:r>
          <w:rPr>
            <w:rFonts w:hint="eastAsia" w:ascii="仿宋" w:hAnsi="仿宋" w:eastAsia="仿宋" w:cs="仿宋"/>
            <w:sz w:val="28"/>
            <w:szCs w:val="28"/>
            <w:lang w:val="en-US" w:eastAsia="zh-CN"/>
          </w:rPr>
          <w:t>全部</w:t>
        </w:r>
      </w:ins>
      <w:r>
        <w:rPr>
          <w:rFonts w:hint="eastAsia" w:ascii="仿宋" w:hAnsi="仿宋" w:eastAsia="仿宋" w:cs="仿宋"/>
          <w:sz w:val="28"/>
          <w:szCs w:val="28"/>
        </w:rPr>
        <w:t xml:space="preserve">能力，根据能力所处状态分为被驳回、草稿、待审批、已发布四个状态。 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</w:t>
      </w:r>
      <w:ins w:id="67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对接的能力</w:t>
      </w:r>
      <w:ins w:id="68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 xml:space="preserve">中可以查看已经在对接状态的能力，并分为对接中、合作中、被拒绝、待确认、完成对接五个状态。 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</w:t>
      </w:r>
      <w:ins w:id="69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“</w:t>
        </w:r>
      </w:ins>
      <w:r>
        <w:rPr>
          <w:rFonts w:hint="eastAsia" w:ascii="仿宋" w:hAnsi="仿宋" w:eastAsia="仿宋" w:cs="仿宋"/>
          <w:sz w:val="28"/>
          <w:szCs w:val="28"/>
        </w:rPr>
        <w:t>我的对接</w:t>
      </w:r>
      <w:ins w:id="70" w:author="ft" w:date="2018-05-17T14:12:00Z">
        <w:r>
          <w:rPr>
            <w:rFonts w:hint="eastAsia" w:ascii="仿宋" w:hAnsi="仿宋" w:eastAsia="仿宋" w:cs="仿宋"/>
            <w:sz w:val="28"/>
            <w:szCs w:val="28"/>
          </w:rPr>
          <w:t>”</w:t>
        </w:r>
      </w:ins>
      <w:r>
        <w:rPr>
          <w:rFonts w:hint="eastAsia" w:ascii="仿宋" w:hAnsi="仿宋" w:eastAsia="仿宋" w:cs="仿宋"/>
          <w:sz w:val="28"/>
          <w:szCs w:val="28"/>
        </w:rPr>
        <w:t xml:space="preserve">中可以查看账户主动对接状态的能力，并分为对接中、合作中、被拒绝、待确认、完成对接五个状态。 </w:t>
      </w:r>
    </w:p>
    <w:p>
      <w:pPr>
        <w:ind w:firstLine="560" w:firstLineChars="200"/>
        <w:rPr>
          <w:rFonts w:ascii="仿宋" w:hAnsi="仿宋" w:eastAsia="仿宋" w:cs="仿宋"/>
          <w:sz w:val="28"/>
          <w:szCs w:val="28"/>
        </w:rPr>
      </w:pPr>
      <w:bookmarkStart w:id="65" w:name="_Toc13426"/>
      <w:bookmarkStart w:id="66" w:name="_Toc29884"/>
      <w:r>
        <w:rPr>
          <w:rFonts w:hint="eastAsia" w:ascii="仿宋" w:hAnsi="仿宋" w:eastAsia="仿宋" w:cs="仿宋"/>
          <w:sz w:val="28"/>
          <w:szCs w:val="28"/>
        </w:rPr>
        <w:t>4.能力展示</w:t>
      </w:r>
      <w:bookmarkEnd w:id="65"/>
      <w:bookmarkEnd w:id="66"/>
    </w:p>
    <w:p>
      <w:pPr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 xml:space="preserve">    能力发布后会在能力池展示，企业可点击标题进入详情页查看详细内容及联系方式。</w:t>
      </w:r>
    </w:p>
    <w:p>
      <w:pPr>
        <w:pStyle w:val="4"/>
        <w:rPr>
          <w:rFonts w:ascii="黑体" w:hAnsi="黑体" w:cs="黑体"/>
        </w:rPr>
      </w:pPr>
      <w:bookmarkStart w:id="67" w:name="_Toc24601"/>
      <w:bookmarkStart w:id="68" w:name="_Toc32660"/>
      <w:bookmarkStart w:id="69" w:name="_Toc16725"/>
      <w:r>
        <w:rPr>
          <w:rFonts w:hint="eastAsia" w:ascii="黑体" w:hAnsi="黑体" w:cs="黑体"/>
        </w:rPr>
        <w:t>1.2.5我的对接</w:t>
      </w:r>
      <w:bookmarkEnd w:id="67"/>
      <w:bookmarkEnd w:id="68"/>
      <w:bookmarkEnd w:id="69"/>
    </w:p>
    <w:p>
      <w:pPr>
        <w:ind w:firstLine="56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在后台我的对接中，可以查看主动对接信息的状态，包括对接中、合作中、被拒绝、待确认、完成对接。</w:t>
      </w:r>
    </w:p>
    <w:p>
      <w:pPr>
        <w:ind w:firstLine="560"/>
        <w:rPr>
          <w:ins w:id="71" w:author="矛盾几何体" w:date="2018-05-17T16:44:59Z"/>
          <w:rFonts w:hint="eastAsia" w:ascii="仿宋" w:hAnsi="仿宋" w:eastAsia="仿宋" w:cs="仿宋"/>
          <w:sz w:val="28"/>
          <w:szCs w:val="28"/>
        </w:rPr>
      </w:pPr>
    </w:p>
    <w:p>
      <w:pPr>
        <w:pStyle w:val="3"/>
        <w:spacing w:line="276" w:lineRule="auto"/>
        <w:rPr>
          <w:rFonts w:hint="eastAsia" w:asciiTheme="minorEastAsia" w:hAnsiTheme="minorEastAsia" w:cstheme="minorEastAsia"/>
          <w:color w:val="auto"/>
          <w:sz w:val="32"/>
          <w:szCs w:val="32"/>
          <w:lang w:val="en-US" w:eastAsia="zh-CN"/>
        </w:rPr>
      </w:pPr>
      <w:ins w:id="72" w:author="矛盾几何体" w:date="2018-05-17T16:44:59Z">
        <w:bookmarkStart w:id="70" w:name="_Toc522"/>
        <w:r>
          <w:rPr>
            <w:rFonts w:hint="eastAsia" w:asciiTheme="minorEastAsia" w:hAnsiTheme="minorEastAsia" w:cstheme="minorEastAsia"/>
            <w:color w:val="auto"/>
            <w:sz w:val="32"/>
            <w:szCs w:val="32"/>
            <w:lang w:val="en-US" w:eastAsia="zh-CN"/>
          </w:rPr>
          <w:t>1.3</w:t>
        </w:r>
      </w:ins>
      <w:ins w:id="73" w:author="矛盾几何体" w:date="2018-05-17T16:45:03Z">
        <w:r>
          <w:rPr>
            <w:rFonts w:hint="eastAsia" w:asciiTheme="minorEastAsia" w:hAnsiTheme="minorEastAsia" w:cstheme="minorEastAsia"/>
            <w:color w:val="auto"/>
            <w:sz w:val="32"/>
            <w:szCs w:val="32"/>
            <w:lang w:val="en-US" w:eastAsia="zh-CN"/>
          </w:rPr>
          <w:t>对接</w:t>
        </w:r>
      </w:ins>
      <w:ins w:id="74" w:author="矛盾几何体" w:date="2018-05-17T16:45:06Z">
        <w:r>
          <w:rPr>
            <w:rFonts w:hint="eastAsia" w:asciiTheme="minorEastAsia" w:hAnsiTheme="minorEastAsia" w:cstheme="minorEastAsia"/>
            <w:color w:val="auto"/>
            <w:sz w:val="32"/>
            <w:szCs w:val="32"/>
            <w:lang w:val="en-US" w:eastAsia="zh-CN"/>
          </w:rPr>
          <w:t>流程</w:t>
        </w:r>
        <w:bookmarkEnd w:id="70"/>
      </w:ins>
    </w:p>
    <w:p>
      <w:pPr>
        <w:pStyle w:val="4"/>
        <w:rPr>
          <w:rFonts w:hint="eastAsia" w:ascii="黑体" w:hAnsi="黑体" w:cs="黑体"/>
          <w:lang w:val="en-US" w:eastAsia="zh-CN"/>
        </w:rPr>
      </w:pPr>
      <w:bookmarkStart w:id="71" w:name="_Toc8216"/>
      <w:r>
        <w:rPr>
          <w:rFonts w:hint="eastAsia" w:ascii="黑体" w:hAnsi="黑体" w:cs="黑体"/>
          <w:lang w:val="en-US" w:eastAsia="zh-CN"/>
        </w:rPr>
        <w:t>1.3.1需求对接</w:t>
      </w:r>
      <w:bookmarkEnd w:id="71"/>
    </w:p>
    <w:p>
      <w:pPr>
        <w:numPr>
          <w:ilvl w:val="0"/>
          <w:numId w:val="0"/>
        </w:numPr>
        <w:ind w:firstLine="640" w:firstLineChars="20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1.需求方通过平台发布需求信息并提交；</w:t>
      </w:r>
    </w:p>
    <w:p>
      <w:pPr>
        <w:numPr>
          <w:ilvl w:val="0"/>
          <w:numId w:val="0"/>
        </w:numPr>
        <w:ind w:firstLine="640" w:firstLineChars="20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2.系统管理员审核通过并在需求池展示（未通过审核的需求，需根据驳回意见修改后重新提交）；</w:t>
      </w:r>
    </w:p>
    <w:p>
      <w:pPr>
        <w:ind w:firstLine="64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3.能力方在线浏览需求并提交企业信息；</w:t>
      </w:r>
    </w:p>
    <w:p>
      <w:pPr>
        <w:ind w:firstLine="64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4.需求方在提交企业信息的多家能力方中选择合适的能力方，并按企业联系方式线下对接。</w:t>
      </w:r>
    </w:p>
    <w:p>
      <w:pPr>
        <w:ind w:firstLine="64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5.确认对接并达成合作后，能力方在线申请交工；</w:t>
      </w:r>
    </w:p>
    <w:p>
      <w:pPr>
        <w:ind w:firstLine="64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6.需求方在线确认，该业务结束形成闭环并提交后台由大数据管理局备案。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5" o:spt="75" type="#_x0000_t75" style="height:739.5pt;width:388.9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26">
            <o:LockedField>false</o:LockedField>
          </o:OLEObject>
        </w:object>
      </w:r>
    </w:p>
    <w:p>
      <w:pPr>
        <w:pStyle w:val="4"/>
        <w:rPr>
          <w:rFonts w:hint="eastAsia" w:ascii="黑体" w:hAnsi="黑体" w:cs="黑体"/>
          <w:lang w:val="en-US" w:eastAsia="zh-CN"/>
        </w:rPr>
      </w:pPr>
      <w:bookmarkStart w:id="72" w:name="_Toc27225"/>
      <w:r>
        <w:rPr>
          <w:rFonts w:hint="eastAsia" w:ascii="黑体" w:hAnsi="黑体" w:cs="黑体"/>
          <w:lang w:val="en-US" w:eastAsia="zh-CN"/>
        </w:rPr>
        <w:t>1.3.2能力对接</w:t>
      </w:r>
      <w:bookmarkEnd w:id="72"/>
    </w:p>
    <w:p>
      <w:pPr>
        <w:numPr>
          <w:ilvl w:val="0"/>
          <w:numId w:val="0"/>
        </w:numPr>
        <w:ind w:firstLine="640" w:firstLineChars="20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1.能力方通过平台发布需求信息并提交；</w:t>
      </w:r>
    </w:p>
    <w:p>
      <w:pPr>
        <w:numPr>
          <w:ilvl w:val="0"/>
          <w:numId w:val="0"/>
        </w:numPr>
        <w:ind w:firstLine="640" w:firstLineChars="20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2.系统管理员审核通过并在能力池展示（未通过审核的需求，需根据驳回意见修改后重新提交）；</w:t>
      </w:r>
    </w:p>
    <w:p>
      <w:pPr>
        <w:ind w:firstLine="64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3.需求方在线浏览并选择合适的能力方，并按联系方式线下对接。</w:t>
      </w:r>
    </w:p>
    <w:p>
      <w:pPr>
        <w:ind w:firstLine="640"/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4.确认对接并达成合作后，能力方在线申请交工；</w:t>
      </w:r>
    </w:p>
    <w:p>
      <w:pPr>
        <w:ind w:firstLine="640" w:firstLineChars="20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5.需求方在线确认，该业务结束形成闭环并提交后台由大数据管理局备案。</w:t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object>
          <v:shape id="_x0000_i1026" o:spt="75" type="#_x0000_t75" style="height:511.15pt;width:41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28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rFonts w:eastAsia="宋体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8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qXm5zwAAAAUBAAAPAAAAAAAAAAEAIAAAACIAAABkcnMvZG93bnJldi54bWxQSwECFAAUAAAA&#10;CACHTuJAXUTOLr4BAABjAwAADgAAAAAAAAABACAAAAAe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eastAsia="宋体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8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ft">
    <w15:presenceInfo w15:providerId="None" w15:userId="ft"/>
  </w15:person>
  <w15:person w15:author="矛盾几何体">
    <w15:presenceInfo w15:providerId="WPS Office" w15:userId="22930032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attachedTemplate r:id="rId1"/>
  <w:revisionView w:markup="0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9A4B18"/>
    <w:rsid w:val="00154CDB"/>
    <w:rsid w:val="006F623D"/>
    <w:rsid w:val="00761C49"/>
    <w:rsid w:val="00A32B52"/>
    <w:rsid w:val="00A9789E"/>
    <w:rsid w:val="0BEB139F"/>
    <w:rsid w:val="2760260C"/>
    <w:rsid w:val="414A040B"/>
    <w:rsid w:val="56A71054"/>
    <w:rsid w:val="6C9A4B18"/>
    <w:rsid w:val="6D53502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 w:line="760" w:lineRule="exact"/>
      <w:jc w:val="left"/>
      <w:outlineLvl w:val="0"/>
    </w:pPr>
    <w:rPr>
      <w:rFonts w:hint="eastAsia" w:ascii="宋体" w:hAnsi="宋体" w:eastAsia="黑体" w:cs="宋体"/>
      <w:bCs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pBdr>
        <w:bottom w:val="single" w:color="365F91" w:sz="12" w:space="1"/>
      </w:pBdr>
      <w:spacing w:line="360" w:lineRule="auto"/>
      <w:outlineLvl w:val="1"/>
    </w:pPr>
    <w:rPr>
      <w:rFonts w:ascii="宋体" w:hAnsi="宋体" w:cs="宋体"/>
      <w:b/>
      <w:bCs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2" w:lineRule="auto"/>
      <w:outlineLvl w:val="2"/>
    </w:pPr>
    <w:rPr>
      <w:rFonts w:ascii="Times New Roman" w:hAnsi="Times New Roman" w:eastAsia="黑体" w:cs="Times New Roman"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21"/>
    <w:qFormat/>
    <w:uiPriority w:val="0"/>
    <w:rPr>
      <w:b/>
      <w:bCs/>
    </w:rPr>
  </w:style>
  <w:style w:type="paragraph" w:styleId="6">
    <w:name w:val="annotation text"/>
    <w:basedOn w:val="1"/>
    <w:link w:val="20"/>
    <w:qFormat/>
    <w:uiPriority w:val="0"/>
    <w:pPr>
      <w:jc w:val="left"/>
    </w:pPr>
  </w:style>
  <w:style w:type="paragraph" w:styleId="7">
    <w:name w:val="Balloon Text"/>
    <w:basedOn w:val="1"/>
    <w:link w:val="19"/>
    <w:qFormat/>
    <w:uiPriority w:val="0"/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annotation reference"/>
    <w:basedOn w:val="10"/>
    <w:qFormat/>
    <w:uiPriority w:val="0"/>
    <w:rPr>
      <w:sz w:val="21"/>
      <w:szCs w:val="21"/>
    </w:rPr>
  </w:style>
  <w:style w:type="paragraph" w:customStyle="1" w:styleId="14">
    <w:name w:val="文章标题"/>
    <w:basedOn w:val="1"/>
    <w:next w:val="1"/>
    <w:qFormat/>
    <w:uiPriority w:val="0"/>
    <w:pPr>
      <w:spacing w:beforeLines="150" w:afterLines="250" w:line="360" w:lineRule="auto"/>
      <w:jc w:val="center"/>
    </w:pPr>
    <w:rPr>
      <w:rFonts w:ascii="黑体" w:hAnsi="Tahoma" w:eastAsia="黑体" w:cs="Tahoma"/>
      <w:b/>
      <w:bCs/>
      <w:kern w:val="0"/>
      <w:sz w:val="52"/>
      <w:szCs w:val="52"/>
    </w:rPr>
  </w:style>
  <w:style w:type="paragraph" w:customStyle="1" w:styleId="15">
    <w:name w:val="封面版本日期"/>
    <w:basedOn w:val="1"/>
    <w:next w:val="1"/>
    <w:qFormat/>
    <w:uiPriority w:val="0"/>
    <w:pPr>
      <w:spacing w:line="360" w:lineRule="auto"/>
      <w:jc w:val="right"/>
    </w:pPr>
    <w:rPr>
      <w:rFonts w:ascii="Tahoma" w:hAnsi="Tahoma" w:eastAsia="黑体" w:cs="Tahoma"/>
      <w:kern w:val="0"/>
      <w:sz w:val="24"/>
    </w:rPr>
  </w:style>
  <w:style w:type="paragraph" w:customStyle="1" w:styleId="1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19">
    <w:name w:val="批注框文本 Char"/>
    <w:basedOn w:val="10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0">
    <w:name w:val="批注文字 Char"/>
    <w:basedOn w:val="10"/>
    <w:link w:val="6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21">
    <w:name w:val="批注主题 Char"/>
    <w:basedOn w:val="20"/>
    <w:link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glossaryDocument" Target="glossary/document.xml"/><Relationship Id="rId32" Type="http://schemas.microsoft.com/office/2011/relationships/people" Target="people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3.emf"/><Relationship Id="rId28" Type="http://schemas.openxmlformats.org/officeDocument/2006/relationships/oleObject" Target="embeddings/oleObject2.bin"/><Relationship Id="rId27" Type="http://schemas.openxmlformats.org/officeDocument/2006/relationships/image" Target="media/image22.emf"/><Relationship Id="rId26" Type="http://schemas.openxmlformats.org/officeDocument/2006/relationships/oleObject" Target="embeddings/oleObject1.bin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1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30d1f3ff-c057-4f97-acc3-94a77f8be2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d1f3ff-c057-4f97-acc3-94a77f8be2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10959c-eae6-43c0-b282-725aa0b40b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10959c-eae6-43c0-b282-725aa0b40b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9d71a0-29d9-4bbb-92f9-db1b6fbde8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9d71a0-29d9-4bbb-92f9-db1b6fbde8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940505-0270-4bee-9eb7-7a66f9c87f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940505-0270-4bee-9eb7-7a66f9c87f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c18dd7-4417-407a-a2ce-b24bce103f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c18dd7-4417-407a-a2ce-b24bce103f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47f739c-a0c4-418d-a1fb-e46d0f2ad8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47f739c-a0c4-418d-a1fb-e46d0f2ad8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fe517a-9c2e-4e14-8de8-d68878898c4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fe517a-9c2e-4e14-8de8-d68878898c4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b04e20-cbe6-4a1f-8be6-bd96db7faa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b04e20-cbe6-4a1f-8be6-bd96db7faa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f70cf2-b473-4629-8dfe-16ab2e8116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f70cf2-b473-4629-8dfe-16ab2e8116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f6fb34-49d8-4d33-99e4-f9f5eae759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f6fb34-49d8-4d33-99e4-f9f5eae759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290ad3-f780-44ce-a33a-830746c3e8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290ad3-f780-44ce-a33a-830746c3e8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cdcfb2-dff6-4c4c-b5c3-d072b313f4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cdcfb2-dff6-4c4c-b5c3-d072b313f4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f37be8-cd3d-4197-9816-23ff668324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f37be8-cd3d-4197-9816-23ff668324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c56ef4-3e74-49b0-8bc2-741c851c2f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c56ef4-3e74-49b0-8bc2-741c851c2f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9cb237-37e8-433a-b735-bba1399773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9cb237-37e8-433a-b735-bba1399773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c764ff-e1de-4d60-939b-bf1e860095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c764ff-e1de-4d60-939b-bf1e860095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4b67b0-a1fd-47e8-ab89-db82320f50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4b67b0-a1fd-47e8-ab89-db82320f50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67e0d5-8c20-4339-811d-683e092953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67e0d5-8c20-4339-811d-683e092953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80c80c-9079-49de-91cd-c00796ae24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80c80c-9079-49de-91cd-c00796ae24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a51095-636d-451b-a7fb-4528229354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a51095-636d-451b-a7fb-4528229354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6ae540-5239-4a9e-84a6-8a66135752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6ae540-5239-4a9e-84a6-8a66135752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12c99a-c903-429d-b99c-1cbbcaca70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12c99a-c903-429d-b99c-1cbbcaca70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f207bf-7f7f-4582-b1de-93824fd9d8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f207bf-7f7f-4582-b1de-93824fd9d8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13</Pages>
  <Words>439</Words>
  <Characters>2504</Characters>
  <Lines>20</Lines>
  <Paragraphs>5</Paragraphs>
  <ScaleCrop>false</ScaleCrop>
  <LinksUpToDate>false</LinksUpToDate>
  <CharactersWithSpaces>2938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2018-05-16T00:25:00Z</dcterms:created>
  <dc:creator>矛盾几何体</dc:creator>
  <cp:lastModifiedBy>矛盾几何体</cp:lastModifiedBy>
  <dcterms:modified xsi:type="dcterms:W3CDTF">2018-05-18T03:52:52Z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